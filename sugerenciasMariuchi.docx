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B8A97" w14:textId="77777777" w:rsidR="00263B49" w:rsidRDefault="00263B49" w:rsidP="00263B49">
      <w:r>
        <w:t xml:space="preserve">En base a la última propuesta necesito hacer ajustes sobre esta última pantalla. </w:t>
      </w:r>
    </w:p>
    <w:p w14:paraId="73E07AC0" w14:textId="44350467" w:rsidR="00263B49" w:rsidRDefault="00383000" w:rsidP="00263B49">
      <w:ins w:id="0" w:author="Ricardo Leiro" w:date="2026-08-17T20:08:00Z" w16du:dateUtc="2026-08-17T23:08:00Z">
        <w:r>
          <w:t>Voy a proponer uno</w:t>
        </w:r>
      </w:ins>
      <w:r w:rsidR="00CD31E5">
        <w:t>s</w:t>
      </w:r>
      <w:ins w:id="1" w:author="Ricardo Leiro" w:date="2026-08-17T20:08:00Z" w16du:dateUtc="2026-08-17T23:08:00Z">
        <w:r>
          <w:t xml:space="preserve"> cambios</w:t>
        </w:r>
      </w:ins>
      <w:ins w:id="2" w:author="Ricardo Leiro" w:date="2026-08-17T20:09:00Z" w16du:dateUtc="2026-08-17T23:09:00Z">
        <w:r>
          <w:t xml:space="preserve">, pensados básicamente para la versión </w:t>
        </w:r>
        <w:proofErr w:type="spellStart"/>
        <w:r>
          <w:t>mobile</w:t>
        </w:r>
        <w:proofErr w:type="spellEnd"/>
        <w:r>
          <w:t>, luego veremos cuales se pueden aplicar a la versi</w:t>
        </w:r>
      </w:ins>
      <w:ins w:id="3" w:author="Ricardo Leiro" w:date="2026-08-17T20:10:00Z" w16du:dateUtc="2026-08-17T23:10:00Z">
        <w:r>
          <w:t xml:space="preserve">ón web. Venimos </w:t>
        </w:r>
      </w:ins>
      <w:r w:rsidR="00CD31E5">
        <w:t>haciéndolos</w:t>
      </w:r>
      <w:ins w:id="4" w:author="Ricardo Leiro" w:date="2026-08-17T20:10:00Z" w16du:dateUtc="2026-08-17T23:10:00Z">
        <w:r>
          <w:t xml:space="preserve"> en el modal del </w:t>
        </w:r>
        <w:proofErr w:type="spellStart"/>
        <w:r>
          <w:t>feed</w:t>
        </w:r>
        <w:proofErr w:type="spellEnd"/>
        <w:r>
          <w:t xml:space="preserve">, se van a aplicar a todos los modales que muestren fichas de los títulos, </w:t>
        </w:r>
      </w:ins>
      <w:del w:id="5" w:author="Ricardo Leiro" w:date="2026-08-17T20:10:00Z" w16du:dateUtc="2026-08-17T23:10:00Z">
        <w:r w:rsidR="00263B49" w:rsidDel="00383000">
          <w:delText>L</w:delText>
        </w:r>
      </w:del>
      <w:r w:rsidR="00263B49">
        <w:t>os ajustes son estructurales y de estilo.</w:t>
      </w:r>
    </w:p>
    <w:p w14:paraId="05D204ED" w14:textId="77777777" w:rsidR="00263B49" w:rsidRDefault="00263B49" w:rsidP="00263B49"/>
    <w:p w14:paraId="65139E3C" w14:textId="77777777" w:rsidR="00263B49" w:rsidRDefault="00263B49" w:rsidP="00383000">
      <w:pPr>
        <w:spacing w:after="0"/>
        <w:pPrChange w:id="6" w:author="Ricardo Leiro" w:date="2026-08-17T20:15:00Z" w16du:dateUtc="2026-08-17T23:15:00Z">
          <w:pPr/>
        </w:pPrChange>
      </w:pPr>
      <w:r>
        <w:t xml:space="preserve">A tener en cuenta y respetar: </w:t>
      </w:r>
    </w:p>
    <w:p w14:paraId="3CAA4F18" w14:textId="77777777" w:rsidR="00263B49" w:rsidRDefault="00263B49" w:rsidP="00383000">
      <w:pPr>
        <w:spacing w:after="0"/>
        <w:pPrChange w:id="7" w:author="Ricardo Leiro" w:date="2026-08-17T20:15:00Z" w16du:dateUtc="2026-08-17T23:15:00Z">
          <w:pPr/>
        </w:pPrChange>
      </w:pPr>
      <w:r>
        <w:t xml:space="preserve">La pantalla debe ocupa toda la pantalla. </w:t>
      </w:r>
    </w:p>
    <w:p w14:paraId="6CA929C0" w14:textId="77777777" w:rsidR="00263B49" w:rsidRDefault="00263B49" w:rsidP="00383000">
      <w:pPr>
        <w:spacing w:after="0"/>
        <w:pPrChange w:id="8" w:author="Ricardo Leiro" w:date="2026-08-17T20:15:00Z" w16du:dateUtc="2026-08-17T23:15:00Z">
          <w:pPr/>
        </w:pPrChange>
      </w:pPr>
      <w:r>
        <w:t>El color de acento debe ser: #FFD180</w:t>
      </w:r>
    </w:p>
    <w:p w14:paraId="30B3A961" w14:textId="77777777" w:rsidR="00263B49" w:rsidRDefault="00263B49" w:rsidP="00383000">
      <w:pPr>
        <w:spacing w:after="0"/>
        <w:pPrChange w:id="9" w:author="Ricardo Leiro" w:date="2026-08-17T20:15:00Z" w16du:dateUtc="2026-08-17T23:15:00Z">
          <w:pPr/>
        </w:pPrChange>
      </w:pPr>
      <w:r>
        <w:t>Color de fondo: #1F1D2B</w:t>
      </w:r>
    </w:p>
    <w:p w14:paraId="7775C72D" w14:textId="77777777" w:rsidR="00263B49" w:rsidRDefault="00263B49" w:rsidP="00383000">
      <w:pPr>
        <w:spacing w:after="0"/>
        <w:pPrChange w:id="10" w:author="Ricardo Leiro" w:date="2026-08-17T20:15:00Z" w16du:dateUtc="2026-08-17T23:15:00Z">
          <w:pPr/>
        </w:pPrChange>
      </w:pPr>
      <w:r>
        <w:t>Color de barras fijas (Barra superior y Barra inferior): #151519</w:t>
      </w:r>
    </w:p>
    <w:p w14:paraId="7C66FA7C" w14:textId="77777777" w:rsidR="00263B49" w:rsidRDefault="00263B49" w:rsidP="00383000">
      <w:pPr>
        <w:spacing w:after="0"/>
        <w:pPrChange w:id="11" w:author="Ricardo Leiro" w:date="2026-08-17T20:15:00Z" w16du:dateUtc="2026-08-17T23:15:00Z">
          <w:pPr/>
        </w:pPrChange>
      </w:pPr>
      <w:r>
        <w:t>Color de iconos INACTIVOS: #686868</w:t>
      </w:r>
    </w:p>
    <w:p w14:paraId="15A4720B" w14:textId="77777777" w:rsidR="00263B49" w:rsidRDefault="00263B49" w:rsidP="00383000">
      <w:pPr>
        <w:spacing w:after="0"/>
        <w:pPrChange w:id="12" w:author="Ricardo Leiro" w:date="2026-08-17T20:15:00Z" w16du:dateUtc="2026-08-17T23:15:00Z">
          <w:pPr/>
        </w:pPrChange>
      </w:pPr>
      <w:r>
        <w:t>Color de iconos ACTIVOS: #FFD180</w:t>
      </w:r>
    </w:p>
    <w:p w14:paraId="60B7C15F" w14:textId="77777777" w:rsidR="00263B49" w:rsidRDefault="00263B49" w:rsidP="00383000">
      <w:pPr>
        <w:spacing w:after="0"/>
        <w:pPrChange w:id="13" w:author="Ricardo Leiro" w:date="2026-08-17T20:15:00Z" w16du:dateUtc="2026-08-17T23:15:00Z">
          <w:pPr/>
        </w:pPrChange>
      </w:pPr>
      <w:r>
        <w:t>Tipografía para título principal de película: Montserrat / UPPERCASE / Semibold</w:t>
      </w:r>
    </w:p>
    <w:p w14:paraId="04824E41" w14:textId="77777777" w:rsidR="00263B49" w:rsidRDefault="00263B49" w:rsidP="00383000">
      <w:pPr>
        <w:spacing w:after="0"/>
        <w:pPrChange w:id="14" w:author="Ricardo Leiro" w:date="2026-08-17T20:15:00Z" w16du:dateUtc="2026-08-17T23:15:00Z">
          <w:pPr/>
        </w:pPrChange>
      </w:pPr>
      <w:r>
        <w:t xml:space="preserve">Tipografía para textos y títulos: </w:t>
      </w:r>
      <w:proofErr w:type="spellStart"/>
      <w:r>
        <w:t>Untitled</w:t>
      </w:r>
      <w:proofErr w:type="spellEnd"/>
      <w:r>
        <w:t xml:space="preserve"> Sans / </w:t>
      </w:r>
      <w:proofErr w:type="spellStart"/>
      <w:r>
        <w:t>Sentence</w:t>
      </w:r>
      <w:proofErr w:type="spellEnd"/>
      <w:r>
        <w:t xml:space="preserve"> case. </w:t>
      </w:r>
    </w:p>
    <w:p w14:paraId="1600C6F1" w14:textId="77777777" w:rsidR="00263B49" w:rsidRDefault="00263B49" w:rsidP="00383000">
      <w:pPr>
        <w:spacing w:after="0"/>
        <w:pPrChange w:id="15" w:author="Ricardo Leiro" w:date="2026-08-17T20:15:00Z" w16du:dateUtc="2026-08-17T23:15:00Z">
          <w:pPr/>
        </w:pPrChange>
      </w:pPr>
      <w:r>
        <w:t xml:space="preserve">Tipografía etiquetas y </w:t>
      </w:r>
      <w:proofErr w:type="spellStart"/>
      <w:r>
        <w:t>pills</w:t>
      </w:r>
      <w:proofErr w:type="spellEnd"/>
      <w:r>
        <w:t xml:space="preserve">: Montserrat / UPPERCASE. </w:t>
      </w:r>
    </w:p>
    <w:p w14:paraId="36DCCF49" w14:textId="77777777" w:rsidR="00263B49" w:rsidRDefault="00263B49" w:rsidP="00263B49"/>
    <w:p w14:paraId="50090527" w14:textId="77777777" w:rsidR="00263B49" w:rsidRDefault="00263B49" w:rsidP="00263B49">
      <w:r>
        <w:t>ESTRUCTURA DE LA PANTALLA (desde arriba hacia abajo)</w:t>
      </w:r>
    </w:p>
    <w:p w14:paraId="051776A6" w14:textId="77777777" w:rsidR="00263B49" w:rsidRDefault="00263B49" w:rsidP="00263B49"/>
    <w:p w14:paraId="702F6ABC" w14:textId="77777777" w:rsidR="00263B49" w:rsidRDefault="00263B49" w:rsidP="00263B49">
      <w:r>
        <w:t>1. Barra superior — FIJA</w:t>
      </w:r>
    </w:p>
    <w:p w14:paraId="661EA37C" w14:textId="77777777" w:rsidR="00263B49" w:rsidRDefault="00263B49" w:rsidP="00C77B75">
      <w:pPr>
        <w:spacing w:after="0"/>
      </w:pPr>
      <w:r>
        <w:t xml:space="preserve">La barra superior debe permanecer </w:t>
      </w:r>
      <w:proofErr w:type="spellStart"/>
      <w:r>
        <w:t>fixed</w:t>
      </w:r>
      <w:proofErr w:type="spellEnd"/>
      <w:r>
        <w:t xml:space="preserve"> mientras el usuario hace </w:t>
      </w:r>
      <w:proofErr w:type="spellStart"/>
      <w:r>
        <w:t>scroll</w:t>
      </w:r>
      <w:proofErr w:type="spellEnd"/>
      <w:r>
        <w:t>.</w:t>
      </w:r>
    </w:p>
    <w:p w14:paraId="4072A92F" w14:textId="77777777" w:rsidR="00263B49" w:rsidRDefault="00263B49" w:rsidP="00C77B75">
      <w:pPr>
        <w:spacing w:after="0"/>
      </w:pPr>
      <w:r>
        <w:t>Contiene dos elementos:</w:t>
      </w:r>
    </w:p>
    <w:p w14:paraId="09D14173" w14:textId="35236351" w:rsidR="00263B49" w:rsidRDefault="00263B49" w:rsidP="00C77B75">
      <w:pPr>
        <w:spacing w:after="0"/>
      </w:pPr>
      <w:r>
        <w:t xml:space="preserve">Izquierda: Botón circular con flecha hacia atrás. (Permite volver al </w:t>
      </w:r>
      <w:proofErr w:type="spellStart"/>
      <w:ins w:id="16" w:author="Ricardo Leiro" w:date="2026-08-17T20:15:00Z" w16du:dateUtc="2026-08-17T23:15:00Z">
        <w:r w:rsidR="00383000">
          <w:t>Feed</w:t>
        </w:r>
      </w:ins>
      <w:proofErr w:type="spellEnd"/>
      <w:r>
        <w:t>)</w:t>
      </w:r>
      <w:r>
        <w:t xml:space="preserve"> </w:t>
      </w:r>
    </w:p>
    <w:p w14:paraId="3BC8964B" w14:textId="77777777" w:rsidR="00263B49" w:rsidRDefault="00263B49" w:rsidP="00C77B75">
      <w:pPr>
        <w:spacing w:after="0"/>
      </w:pPr>
      <w:r>
        <w:t xml:space="preserve">Centro: Nombre de la película, Tipografía Montserrat Semibold </w:t>
      </w:r>
      <w:proofErr w:type="spellStart"/>
      <w:r>
        <w:t>Uppercase</w:t>
      </w:r>
      <w:proofErr w:type="spellEnd"/>
      <w:r>
        <w:t xml:space="preserve">. </w:t>
      </w:r>
    </w:p>
    <w:p w14:paraId="4BD4B7D0" w14:textId="77777777" w:rsidR="00C77B75" w:rsidRDefault="00263B49" w:rsidP="00C77B75">
      <w:pPr>
        <w:spacing w:after="0"/>
        <w:rPr>
          <w:b/>
          <w:bCs/>
        </w:rPr>
      </w:pPr>
      <w:r>
        <w:t xml:space="preserve">Derecha: Agregar a </w:t>
      </w:r>
      <w:proofErr w:type="spellStart"/>
      <w:r>
        <w:t>Wachlist</w:t>
      </w:r>
      <w:proofErr w:type="spellEnd"/>
      <w:r>
        <w:t>. Usar un Corazón: estado activo/inactivo.</w:t>
      </w:r>
      <w:ins w:id="17" w:author="Ricardo Leiro" w:date="2026-08-15T14:50:00Z" w16du:dateUtc="2026-08-15T17:50:00Z">
        <w:r w:rsidRPr="00263B49">
          <w:rPr>
            <w:b/>
            <w:bCs/>
            <w:rPrChange w:id="18" w:author="Ricardo Leiro" w:date="2026-08-15T14:50:00Z" w16du:dateUtc="2026-08-15T17:50:00Z">
              <w:rPr/>
            </w:rPrChange>
          </w:rPr>
          <w:t xml:space="preserve"> </w:t>
        </w:r>
      </w:ins>
    </w:p>
    <w:p w14:paraId="193A99F5" w14:textId="211F307D" w:rsidR="00263B49" w:rsidRDefault="00263B49" w:rsidP="00263B49"/>
    <w:p w14:paraId="78311641" w14:textId="77777777" w:rsidR="00263B49" w:rsidRDefault="00263B49" w:rsidP="00263B49"/>
    <w:p w14:paraId="0E2FBC0B" w14:textId="77777777" w:rsidR="00263B49" w:rsidRDefault="00263B49" w:rsidP="00263B49">
      <w:r>
        <w:t>1. Imagen principal / HERO</w:t>
      </w:r>
    </w:p>
    <w:p w14:paraId="584DB25C" w14:textId="77777777" w:rsidR="00263B49" w:rsidRDefault="00263B49" w:rsidP="00263B49">
      <w:r>
        <w:t xml:space="preserve">Debajo de la barra comienza con una fotografía o un </w:t>
      </w:r>
      <w:proofErr w:type="spellStart"/>
      <w:r>
        <w:t>still</w:t>
      </w:r>
      <w:proofErr w:type="spellEnd"/>
      <w:r>
        <w:t xml:space="preserve"> de la </w:t>
      </w:r>
      <w:proofErr w:type="spellStart"/>
      <w:r>
        <w:t>película.La</w:t>
      </w:r>
      <w:proofErr w:type="spellEnd"/>
      <w:r>
        <w:t xml:space="preserve"> imagen debe: ocupar todo el ancho de la pantalla, tener aproximadamente  de 400–500 </w:t>
      </w:r>
      <w:proofErr w:type="spellStart"/>
      <w:r>
        <w:t>px</w:t>
      </w:r>
      <w:proofErr w:type="spellEnd"/>
      <w:r>
        <w:t xml:space="preserve"> de altura en </w:t>
      </w:r>
      <w:proofErr w:type="spellStart"/>
      <w:r>
        <w:t>mobile</w:t>
      </w:r>
      <w:proofErr w:type="spellEnd"/>
      <w:r>
        <w:t xml:space="preserve">, utilizar </w:t>
      </w:r>
      <w:proofErr w:type="spellStart"/>
      <w:r>
        <w:t>object-fit</w:t>
      </w:r>
      <w:proofErr w:type="spellEnd"/>
      <w:r>
        <w:t xml:space="preserve">: </w:t>
      </w:r>
      <w:proofErr w:type="spellStart"/>
      <w:r>
        <w:t>cover</w:t>
      </w:r>
      <w:proofErr w:type="spellEnd"/>
      <w:r>
        <w:t>. La parte inferior de la fotografía debe fundirse progresivamente con el fondo oscuro de la aplicación.</w:t>
      </w:r>
    </w:p>
    <w:p w14:paraId="37C04E63" w14:textId="77777777" w:rsidR="00263B49" w:rsidRDefault="00263B49" w:rsidP="00263B49">
      <w:r>
        <w:lastRenderedPageBreak/>
        <w:t>Para lograrlo, utilizar una capa de degradado/transparencia sobre la parte inferior de la imagen. Que se perciba un límite rectangular entre la fotografía y el contenido.</w:t>
      </w:r>
    </w:p>
    <w:p w14:paraId="678BF312" w14:textId="77777777" w:rsidR="00263B49" w:rsidRDefault="00263B49" w:rsidP="00263B49"/>
    <w:p w14:paraId="7EF8E1D6" w14:textId="77777777" w:rsidR="00263B49" w:rsidRDefault="00263B49" w:rsidP="00263B49">
      <w:r>
        <w:t>1. Información de la película</w:t>
      </w:r>
    </w:p>
    <w:p w14:paraId="2CFCC8F4" w14:textId="483D44F5" w:rsidR="00263B49" w:rsidRDefault="00263B49" w:rsidP="00C77B75">
      <w:pPr>
        <w:spacing w:after="0"/>
      </w:pPr>
      <w:r>
        <w:t xml:space="preserve">La información comienza en la parte inferior de la imagen, generando una sensación de superposición entre el </w:t>
      </w:r>
      <w:proofErr w:type="spellStart"/>
      <w:r>
        <w:t>hero</w:t>
      </w:r>
      <w:proofErr w:type="spellEnd"/>
      <w:r>
        <w:t xml:space="preserve"> y el contenido. La ficha </w:t>
      </w:r>
      <w:r w:rsidR="00C77B75">
        <w:t>técnica</w:t>
      </w:r>
      <w:r>
        <w:t xml:space="preserve"> aparece en la parte inferior del </w:t>
      </w:r>
      <w:proofErr w:type="spellStart"/>
      <w:r>
        <w:t>still</w:t>
      </w:r>
      <w:proofErr w:type="spellEnd"/>
      <w:r>
        <w:t xml:space="preserve"> imagen de la </w:t>
      </w:r>
      <w:r w:rsidR="00C77B75">
        <w:t>película</w:t>
      </w:r>
      <w:r>
        <w:t xml:space="preserve"> que aparece en el fondo, superposición entre el </w:t>
      </w:r>
      <w:proofErr w:type="spellStart"/>
      <w:r>
        <w:t>hero</w:t>
      </w:r>
      <w:proofErr w:type="spellEnd"/>
      <w:r>
        <w:t xml:space="preserve"> y el contenido. </w:t>
      </w:r>
    </w:p>
    <w:p w14:paraId="78B5F601" w14:textId="77777777" w:rsidR="00263B49" w:rsidRDefault="00263B49" w:rsidP="00C77B75">
      <w:pPr>
        <w:spacing w:after="0"/>
      </w:pPr>
    </w:p>
    <w:p w14:paraId="77AB7B7F" w14:textId="77777777" w:rsidR="00263B49" w:rsidRDefault="00263B49" w:rsidP="00C77B75">
      <w:pPr>
        <w:spacing w:after="0"/>
      </w:pPr>
      <w:r>
        <w:t>Columna izquierda: Mostrar el afiche de la película sin borde blanco.</w:t>
      </w:r>
    </w:p>
    <w:p w14:paraId="08ADB026" w14:textId="77777777" w:rsidR="00263B49" w:rsidRDefault="00263B49" w:rsidP="00C77B75">
      <w:pPr>
        <w:spacing w:after="0"/>
      </w:pPr>
      <w:r>
        <w:t>Formato vertical 2:3. Bordes ligeramente redondeados (en 5). Sombra muy sutil.</w:t>
      </w:r>
    </w:p>
    <w:p w14:paraId="0A4B62C5" w14:textId="77777777" w:rsidR="00263B49" w:rsidRDefault="00263B49" w:rsidP="00C77B75">
      <w:pPr>
        <w:spacing w:after="0"/>
      </w:pPr>
      <w:r>
        <w:t>Debe sentirse integrado con el resto de la composición.</w:t>
      </w:r>
    </w:p>
    <w:p w14:paraId="0918E58E" w14:textId="77777777" w:rsidR="00263B49" w:rsidRDefault="00263B49" w:rsidP="00263B49"/>
    <w:p w14:paraId="1B2B1EBA" w14:textId="77777777" w:rsidR="00263B49" w:rsidRDefault="00263B49" w:rsidP="00C77B75">
      <w:pPr>
        <w:spacing w:after="0"/>
      </w:pPr>
      <w:r>
        <w:t xml:space="preserve">Columna derecha: Mostrar la información técnica. Usar tipografía </w:t>
      </w:r>
      <w:proofErr w:type="spellStart"/>
      <w:r>
        <w:t>Untitled</w:t>
      </w:r>
      <w:proofErr w:type="spellEnd"/>
      <w:r>
        <w:t xml:space="preserve"> </w:t>
      </w:r>
      <w:proofErr w:type="spellStart"/>
      <w:r>
        <w:t>sans</w:t>
      </w:r>
      <w:proofErr w:type="spellEnd"/>
      <w:r>
        <w:t xml:space="preserve"> en #92929D</w:t>
      </w:r>
    </w:p>
    <w:p w14:paraId="60468A81" w14:textId="77777777" w:rsidR="00263B49" w:rsidRDefault="00263B49" w:rsidP="00C77B75">
      <w:pPr>
        <w:spacing w:after="0"/>
      </w:pPr>
      <w:r>
        <w:t xml:space="preserve">Primera </w:t>
      </w:r>
      <w:proofErr w:type="spellStart"/>
      <w:r>
        <w:t>Linea</w:t>
      </w:r>
      <w:proofErr w:type="spellEnd"/>
      <w:r>
        <w:t>: Director:</w:t>
      </w:r>
    </w:p>
    <w:p w14:paraId="0D3C54E7" w14:textId="77777777" w:rsidR="00263B49" w:rsidRDefault="00263B49" w:rsidP="00C77B75">
      <w:pPr>
        <w:spacing w:after="0"/>
      </w:pPr>
      <w:r>
        <w:t xml:space="preserve">Segunda </w:t>
      </w:r>
      <w:proofErr w:type="spellStart"/>
      <w:r>
        <w:t>Linea</w:t>
      </w:r>
      <w:proofErr w:type="spellEnd"/>
      <w:r>
        <w:t>: Elenco:</w:t>
      </w:r>
    </w:p>
    <w:p w14:paraId="5E91D3D2" w14:textId="77777777" w:rsidR="00263B49" w:rsidRDefault="00263B49" w:rsidP="00C77B75">
      <w:pPr>
        <w:spacing w:after="0"/>
      </w:pPr>
      <w:r>
        <w:t xml:space="preserve">Tercer </w:t>
      </w:r>
      <w:proofErr w:type="spellStart"/>
      <w:r>
        <w:t>Linea</w:t>
      </w:r>
      <w:proofErr w:type="spellEnd"/>
      <w:r>
        <w:t xml:space="preserve">: Año:  |   Duración:   </w:t>
      </w:r>
    </w:p>
    <w:p w14:paraId="1B77F815" w14:textId="367331AE" w:rsidR="00263B49" w:rsidRDefault="00263B49" w:rsidP="00C77B75">
      <w:pPr>
        <w:spacing w:after="0"/>
      </w:pPr>
      <w:r>
        <w:t xml:space="preserve">Cuarta Línea: Genero | Rating de la comunidad con estrella y número. </w:t>
      </w:r>
      <w:ins w:id="19" w:author="Ricardo Leiro" w:date="2026-08-15T14:52:00Z" w16du:dateUtc="2026-08-15T17:52:00Z">
        <w:r>
          <w:t>Con cantidad de personas</w:t>
        </w:r>
      </w:ins>
      <w:r w:rsidR="00C77B75">
        <w:t xml:space="preserve"> entre comillas</w:t>
      </w:r>
    </w:p>
    <w:p w14:paraId="6474FA78" w14:textId="77777777" w:rsidR="00263B49" w:rsidRDefault="00263B49" w:rsidP="00C77B75">
      <w:pPr>
        <w:spacing w:after="0"/>
      </w:pPr>
      <w:r>
        <w:t>(espacio)</w:t>
      </w:r>
    </w:p>
    <w:p w14:paraId="4E2D7E68" w14:textId="77777777" w:rsidR="00263B49" w:rsidRDefault="00263B49" w:rsidP="00263B49"/>
    <w:p w14:paraId="425732A0" w14:textId="77777777" w:rsidR="00263B49" w:rsidRDefault="00263B49" w:rsidP="00263B49">
      <w:r>
        <w:t xml:space="preserve">La dirección y los nombres del elenco deben poder funcionar como elementos interactivos. Para año, duración y género utilizar pequeños íconos. El rating debe destacarse mediante un pequeño componente tipo </w:t>
      </w:r>
      <w:proofErr w:type="spellStart"/>
      <w:r>
        <w:t>pill</w:t>
      </w:r>
      <w:proofErr w:type="spellEnd"/>
      <w:r>
        <w:t>: estrella puntuación numérica. Acento #FFD180. Bordes redondeados.</w:t>
      </w:r>
    </w:p>
    <w:p w14:paraId="263DEB9C" w14:textId="77777777" w:rsidR="00263B49" w:rsidRDefault="00263B49" w:rsidP="00263B49"/>
    <w:p w14:paraId="30847E17" w14:textId="77777777" w:rsidR="00263B49" w:rsidRDefault="00263B49" w:rsidP="00263B49">
      <w:r>
        <w:t>1. Sinopsis</w:t>
      </w:r>
    </w:p>
    <w:p w14:paraId="65E5F798" w14:textId="77777777" w:rsidR="00263B49" w:rsidRDefault="00263B49" w:rsidP="00177ABF">
      <w:pPr>
        <w:spacing w:after="0"/>
      </w:pPr>
      <w:r>
        <w:t>Debajo de la información principal incluir una breve sinopsis.</w:t>
      </w:r>
    </w:p>
    <w:p w14:paraId="425867BF" w14:textId="77777777" w:rsidR="00263B49" w:rsidRDefault="00263B49" w:rsidP="00177ABF">
      <w:pPr>
        <w:spacing w:after="0"/>
      </w:pPr>
    </w:p>
    <w:p w14:paraId="5490E8F2" w14:textId="2F476072" w:rsidR="00263B49" w:rsidRDefault="00263B49" w:rsidP="00177ABF">
      <w:pPr>
        <w:spacing w:after="0"/>
      </w:pPr>
      <w:r>
        <w:t xml:space="preserve">Utilizar: Un párrafo corto con la descripción de la película (Usar tipografía </w:t>
      </w:r>
      <w:proofErr w:type="spellStart"/>
      <w:r>
        <w:t>untitled</w:t>
      </w:r>
      <w:proofErr w:type="spellEnd"/>
      <w:r>
        <w:t xml:space="preserve"> </w:t>
      </w:r>
      <w:proofErr w:type="spellStart"/>
      <w:r>
        <w:t>sans</w:t>
      </w:r>
      <w:proofErr w:type="spellEnd"/>
      <w:r>
        <w:t>, Regular, 13pts). Permanecer el “</w:t>
      </w:r>
      <w:ins w:id="20" w:author="Ricardo Leiro" w:date="2026-08-15T15:26:00Z" w16du:dateUtc="2026-08-15T18:26:00Z">
        <w:r w:rsidR="000944F9">
          <w:t xml:space="preserve"> </w:t>
        </w:r>
      </w:ins>
      <w:r>
        <w:t xml:space="preserve">Más” para expandir párrafo. </w:t>
      </w:r>
    </w:p>
    <w:p w14:paraId="56456E98" w14:textId="77777777" w:rsidR="00263B49" w:rsidRDefault="00263B49" w:rsidP="00177ABF">
      <w:pPr>
        <w:spacing w:after="0"/>
      </w:pPr>
    </w:p>
    <w:p w14:paraId="40B09F86" w14:textId="77777777" w:rsidR="00263B49" w:rsidRDefault="00263B49" w:rsidP="00177ABF">
      <w:pPr>
        <w:spacing w:after="0"/>
      </w:pPr>
      <w:r>
        <w:t>El texto debe ser: Gris claro (#FFFCFC)</w:t>
      </w:r>
    </w:p>
    <w:p w14:paraId="52E4BD82" w14:textId="77777777" w:rsidR="00263B49" w:rsidRDefault="00263B49" w:rsidP="00177ABF">
      <w:pPr>
        <w:spacing w:after="0"/>
      </w:pPr>
      <w:r>
        <w:lastRenderedPageBreak/>
        <w:t>Separado visualmente de la información anterior</w:t>
      </w:r>
    </w:p>
    <w:p w14:paraId="2C46F84C" w14:textId="77777777" w:rsidR="00263B49" w:rsidRDefault="00263B49" w:rsidP="00263B49"/>
    <w:p w14:paraId="39B04DCE" w14:textId="77777777" w:rsidR="00263B49" w:rsidRDefault="00263B49" w:rsidP="00263B49">
      <w:r>
        <w:t xml:space="preserve">1. Disponibilidad </w:t>
      </w:r>
    </w:p>
    <w:p w14:paraId="3BA5BBA4" w14:textId="6BB52B65" w:rsidR="00263B49" w:rsidRDefault="00263B49" w:rsidP="00263B49">
      <w:r>
        <w:t xml:space="preserve">La sección de </w:t>
      </w:r>
      <w:r w:rsidR="00177ABF">
        <w:t xml:space="preserve">DISPONIBLE EN </w:t>
      </w:r>
      <w:proofErr w:type="spellStart"/>
      <w:r>
        <w:t>permanece</w:t>
      </w:r>
      <w:proofErr w:type="spellEnd"/>
      <w:r>
        <w:t xml:space="preserve"> igual. #92929D</w:t>
      </w:r>
    </w:p>
    <w:p w14:paraId="601C5A51" w14:textId="77777777" w:rsidR="00263B49" w:rsidRDefault="00263B49" w:rsidP="00263B49"/>
    <w:p w14:paraId="3AC1CA2A" w14:textId="77777777" w:rsidR="00263B49" w:rsidRDefault="00263B49" w:rsidP="00A81D1D">
      <w:pPr>
        <w:spacing w:after="0"/>
      </w:pPr>
      <w:r>
        <w:t>1. Comentarios.</w:t>
      </w:r>
    </w:p>
    <w:p w14:paraId="377586F3" w14:textId="22EEBBC1" w:rsidR="00263B49" w:rsidRDefault="00263B49" w:rsidP="00A81D1D">
      <w:pPr>
        <w:spacing w:after="0"/>
      </w:pPr>
      <w:r>
        <w:t>Permanece igual.</w:t>
      </w:r>
      <w:ins w:id="21" w:author="Ricardo Leiro" w:date="2026-08-15T14:55:00Z" w16du:dateUtc="2026-08-15T17:55:00Z">
        <w:r>
          <w:t xml:space="preserve"> Te referís a Ver Opiniones</w:t>
        </w:r>
      </w:ins>
    </w:p>
    <w:p w14:paraId="32C6DC03" w14:textId="77777777" w:rsidR="00263B49" w:rsidRDefault="00263B49" w:rsidP="00A81D1D">
      <w:pPr>
        <w:spacing w:after="0"/>
      </w:pPr>
    </w:p>
    <w:p w14:paraId="11F340B9" w14:textId="77777777" w:rsidR="00263B49" w:rsidRDefault="00263B49" w:rsidP="00A81D1D">
      <w:pPr>
        <w:spacing w:after="0"/>
      </w:pPr>
      <w:r>
        <w:t>1. Barra inferior — FIJA</w:t>
      </w:r>
    </w:p>
    <w:p w14:paraId="3C06C6AF" w14:textId="77777777" w:rsidR="00263B49" w:rsidRDefault="00263B49" w:rsidP="00A81D1D">
      <w:pPr>
        <w:spacing w:after="0"/>
      </w:pPr>
      <w:r>
        <w:t xml:space="preserve">La barra inferior también debe permanecer </w:t>
      </w:r>
      <w:proofErr w:type="spellStart"/>
      <w:r>
        <w:t>fixed</w:t>
      </w:r>
      <w:proofErr w:type="spellEnd"/>
      <w:r>
        <w:t xml:space="preserve"> mientras el usuario hace </w:t>
      </w:r>
      <w:proofErr w:type="spellStart"/>
      <w:r>
        <w:t>scroll</w:t>
      </w:r>
      <w:proofErr w:type="spellEnd"/>
      <w:r>
        <w:t>.</w:t>
      </w:r>
    </w:p>
    <w:p w14:paraId="6B00FA5E" w14:textId="77777777" w:rsidR="00263B49" w:rsidRDefault="00263B49" w:rsidP="00A81D1D">
      <w:pPr>
        <w:spacing w:after="0"/>
      </w:pPr>
      <w:r>
        <w:t>Tiene exactamente tres opciones:</w:t>
      </w:r>
    </w:p>
    <w:p w14:paraId="1F91DD57" w14:textId="6F92ACBD" w:rsidR="00263B49" w:rsidRDefault="00263B49" w:rsidP="00A81D1D">
      <w:pPr>
        <w:spacing w:after="0"/>
      </w:pPr>
      <w:r>
        <w:t xml:space="preserve">- </w:t>
      </w:r>
      <w:r w:rsidR="00A81D1D">
        <w:t>FEED</w:t>
      </w:r>
      <w:r>
        <w:t xml:space="preserve">: Ícono de </w:t>
      </w:r>
      <w:proofErr w:type="spellStart"/>
      <w:r>
        <w:t>grid</w:t>
      </w:r>
      <w:proofErr w:type="spellEnd"/>
      <w:r>
        <w:t xml:space="preserve">. Vuelve al </w:t>
      </w:r>
      <w:r w:rsidR="00A81D1D">
        <w:t>FEED</w:t>
      </w:r>
      <w:r>
        <w:t>.</w:t>
      </w:r>
      <w:ins w:id="22" w:author="Ricardo Leiro" w:date="2026-08-15T14:55:00Z" w16du:dateUtc="2026-08-15T17:55:00Z">
        <w:r>
          <w:t xml:space="preserve"> </w:t>
        </w:r>
      </w:ins>
    </w:p>
    <w:p w14:paraId="39E50961" w14:textId="77777777" w:rsidR="00263B49" w:rsidRDefault="00263B49" w:rsidP="00A81D1D">
      <w:pPr>
        <w:spacing w:after="0"/>
      </w:pPr>
      <w:r>
        <w:t>- SUGERIR: Ícono de + dentro de un círculo. Es la acción principal de la aplicación y debe tener mayor protagonismo visual.</w:t>
      </w:r>
    </w:p>
    <w:p w14:paraId="22A59F9D" w14:textId="743A4742" w:rsidR="00263B49" w:rsidRDefault="00263B49" w:rsidP="00A81D1D">
      <w:pPr>
        <w:spacing w:after="0"/>
      </w:pPr>
      <w:r>
        <w:t xml:space="preserve">- WATCHLIST: Ícono de </w:t>
      </w:r>
      <w:proofErr w:type="spellStart"/>
      <w:r>
        <w:t>bookmark</w:t>
      </w:r>
      <w:proofErr w:type="spellEnd"/>
      <w:r>
        <w:t xml:space="preserve">. Lleva a las películas </w:t>
      </w:r>
      <w:ins w:id="23" w:author="Ricardo Leiro" w:date="2026-08-15T14:56:00Z" w16du:dateUtc="2026-08-15T17:56:00Z">
        <w:r>
          <w:t>marcadas para ver</w:t>
        </w:r>
      </w:ins>
      <w:r w:rsidR="00A81D1D">
        <w:t>,</w:t>
      </w:r>
      <w:ins w:id="24" w:author="Ricardo Leiro" w:date="2026-08-15T14:56:00Z" w16du:dateUtc="2026-08-15T17:56:00Z">
        <w:r>
          <w:t xml:space="preserve"> por el usu</w:t>
        </w:r>
      </w:ins>
      <w:ins w:id="25" w:author="Ricardo Leiro" w:date="2026-08-15T14:57:00Z" w16du:dateUtc="2026-08-15T17:57:00Z">
        <w:r>
          <w:t>a</w:t>
        </w:r>
      </w:ins>
      <w:ins w:id="26" w:author="Ricardo Leiro" w:date="2026-08-15T14:56:00Z" w16du:dateUtc="2026-08-15T17:56:00Z">
        <w:r>
          <w:t>rio</w:t>
        </w:r>
      </w:ins>
    </w:p>
    <w:p w14:paraId="46E9078D" w14:textId="77777777" w:rsidR="00263B49" w:rsidRDefault="00263B49" w:rsidP="00A81D1D">
      <w:pPr>
        <w:spacing w:after="0"/>
      </w:pPr>
    </w:p>
    <w:p w14:paraId="74D38AEE" w14:textId="77777777" w:rsidR="00263B49" w:rsidRDefault="00263B49" w:rsidP="00A81D1D">
      <w:pPr>
        <w:spacing w:after="0"/>
      </w:pPr>
      <w:r>
        <w:t>Cada opción debe tener: ícono, nombre debajo, estado activo/inactivo</w:t>
      </w:r>
    </w:p>
    <w:p w14:paraId="7285BD13" w14:textId="77777777" w:rsidR="00263B49" w:rsidRDefault="00263B49" w:rsidP="00263B49"/>
    <w:p w14:paraId="0FB38268" w14:textId="77777777" w:rsidR="00263B49" w:rsidRDefault="00263B49" w:rsidP="00263B49">
      <w:r>
        <w:t>Utilizar #FFD180 como color de acento y sentirse ligeramente más importante que las otras dos opciones.</w:t>
      </w:r>
    </w:p>
    <w:p w14:paraId="749E9709" w14:textId="77777777" w:rsidR="00263B49" w:rsidRDefault="00263B49" w:rsidP="00263B49"/>
    <w:p w14:paraId="03152A83" w14:textId="77777777" w:rsidR="00263B49" w:rsidRDefault="00263B49" w:rsidP="00263B49">
      <w:r>
        <w:t>La barra inferior debe:</w:t>
      </w:r>
    </w:p>
    <w:p w14:paraId="5E0C88FA" w14:textId="77777777" w:rsidR="00263B49" w:rsidRDefault="00263B49" w:rsidP="00263B49">
      <w:r>
        <w:t>Tener el mismo fondo oscuro de la aplicación</w:t>
      </w:r>
    </w:p>
    <w:p w14:paraId="21EFD12A" w14:textId="77777777" w:rsidR="00263B49" w:rsidRDefault="00263B49" w:rsidP="00263B49">
      <w:r>
        <w:t>Estar visualmente separada del contenido de forma muy sutil</w:t>
      </w:r>
    </w:p>
    <w:p w14:paraId="7B84A7D8" w14:textId="77777777" w:rsidR="00CD31E5" w:rsidRDefault="00263B49" w:rsidP="00263B49">
      <w:r>
        <w:t xml:space="preserve">Tener suficiente </w:t>
      </w:r>
      <w:proofErr w:type="spellStart"/>
      <w:r>
        <w:t>padding</w:t>
      </w:r>
      <w:proofErr w:type="spellEnd"/>
      <w:r>
        <w:t xml:space="preserve"> inferior para el </w:t>
      </w:r>
      <w:r w:rsidR="00A81D1D">
        <w:t>FEED</w:t>
      </w:r>
    </w:p>
    <w:p w14:paraId="2927A8B0" w14:textId="77777777" w:rsidR="00CD31E5" w:rsidRDefault="00CD31E5" w:rsidP="00263B49"/>
    <w:p w14:paraId="1D7B212A" w14:textId="77777777" w:rsidR="00CD31E5" w:rsidRDefault="00CD31E5" w:rsidP="00263B49"/>
    <w:p w14:paraId="75ED5794" w14:textId="44DAEB21" w:rsidR="00263B49" w:rsidRDefault="00263B49" w:rsidP="00263B49">
      <w:r>
        <w:t xml:space="preserve">lo importante creo es que salga del estilo predeterminado que usa </w:t>
      </w:r>
      <w:proofErr w:type="spellStart"/>
      <w:r>
        <w:t>claude</w:t>
      </w:r>
      <w:proofErr w:type="spellEnd"/>
      <w:r>
        <w:t xml:space="preserve"> y que pueda crear tu propia identidad.</w:t>
      </w:r>
    </w:p>
    <w:p w14:paraId="2D45C227" w14:textId="77777777" w:rsidR="00263B49" w:rsidRDefault="00263B49" w:rsidP="00263B49">
      <w:r>
        <w:t xml:space="preserve">voy a agregar eso al </w:t>
      </w:r>
      <w:proofErr w:type="spellStart"/>
      <w:r>
        <w:t>prompt</w:t>
      </w:r>
      <w:proofErr w:type="spellEnd"/>
      <w:r>
        <w:t>.</w:t>
      </w:r>
    </w:p>
    <w:p w14:paraId="68360F88" w14:textId="77777777" w:rsidR="00263B49" w:rsidRDefault="00263B49" w:rsidP="00263B49">
      <w:r>
        <w:t xml:space="preserve">una vez que te </w:t>
      </w:r>
      <w:proofErr w:type="spellStart"/>
      <w:r>
        <w:t>de el</w:t>
      </w:r>
      <w:proofErr w:type="spellEnd"/>
      <w:r>
        <w:t xml:space="preserve"> resultado de esto. seguramente haya cosas que ajustar. </w:t>
      </w:r>
    </w:p>
    <w:p w14:paraId="7CFECB8A" w14:textId="77777777" w:rsidR="00263B49" w:rsidRDefault="00263B49" w:rsidP="00263B49">
      <w:r>
        <w:lastRenderedPageBreak/>
        <w:t>muy probable es que la ficha técnica necesite ajustes.</w:t>
      </w:r>
    </w:p>
    <w:p w14:paraId="55D365FE" w14:textId="77777777" w:rsidR="00263B49" w:rsidRDefault="00263B49" w:rsidP="00263B49">
      <w:r>
        <w:t>te dejo esta captura para que, si te da el resultado y tiene fallas estéticas, se la adjuntes  para que copie exactamente igual.</w:t>
      </w:r>
    </w:p>
    <w:p w14:paraId="7691BF98" w14:textId="29FC9AAA" w:rsidR="00973FBB" w:rsidRDefault="00263B49" w:rsidP="00263B49">
      <w:r>
        <w:t>habría que reemplazar la estrella por el megáfono. pero eso es un detalle</w:t>
      </w:r>
    </w:p>
    <w:sectPr w:rsidR="00973F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icardo Leiro">
    <w15:presenceInfo w15:providerId="AD" w15:userId="S::ricardo.leiro@uuevo.com::12b3f2b1-48dd-4290-8658-d2ef12ac331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B49"/>
    <w:rsid w:val="000944F9"/>
    <w:rsid w:val="00177ABF"/>
    <w:rsid w:val="00263B49"/>
    <w:rsid w:val="00383000"/>
    <w:rsid w:val="005F18D6"/>
    <w:rsid w:val="00973FBB"/>
    <w:rsid w:val="009746A4"/>
    <w:rsid w:val="00A81D1D"/>
    <w:rsid w:val="00C77B75"/>
    <w:rsid w:val="00CD31E5"/>
    <w:rsid w:val="00D73E5D"/>
    <w:rsid w:val="00D86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695B2"/>
  <w15:chartTrackingRefBased/>
  <w15:docId w15:val="{F9FCFF22-2ED4-4725-91D4-B9EA8AF65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3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B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B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B4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A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B4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A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B49"/>
    <w:rPr>
      <w:rFonts w:eastAsiaTheme="majorEastAsia" w:cstheme="majorBidi"/>
      <w:color w:val="0F4761" w:themeColor="accent1" w:themeShade="BF"/>
      <w:sz w:val="28"/>
      <w:szCs w:val="28"/>
      <w:lang w:val="es-A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B49"/>
    <w:rPr>
      <w:rFonts w:eastAsiaTheme="majorEastAsia" w:cstheme="majorBidi"/>
      <w:i/>
      <w:iCs/>
      <w:color w:val="0F4761" w:themeColor="accent1" w:themeShade="BF"/>
      <w:lang w:val="es-A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B49"/>
    <w:rPr>
      <w:rFonts w:eastAsiaTheme="majorEastAsia" w:cstheme="majorBidi"/>
      <w:color w:val="0F4761" w:themeColor="accent1" w:themeShade="BF"/>
      <w:lang w:val="es-A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B49"/>
    <w:rPr>
      <w:rFonts w:eastAsiaTheme="majorEastAsia" w:cstheme="majorBidi"/>
      <w:i/>
      <w:iCs/>
      <w:color w:val="595959" w:themeColor="text1" w:themeTint="A6"/>
      <w:lang w:val="es-A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B49"/>
    <w:rPr>
      <w:rFonts w:eastAsiaTheme="majorEastAsia" w:cstheme="majorBidi"/>
      <w:color w:val="595959" w:themeColor="text1" w:themeTint="A6"/>
      <w:lang w:val="es-A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B49"/>
    <w:rPr>
      <w:rFonts w:eastAsiaTheme="majorEastAsia" w:cstheme="majorBidi"/>
      <w:i/>
      <w:iCs/>
      <w:color w:val="272727" w:themeColor="text1" w:themeTint="D8"/>
      <w:lang w:val="es-A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B49"/>
    <w:rPr>
      <w:rFonts w:eastAsiaTheme="majorEastAsia" w:cstheme="majorBidi"/>
      <w:color w:val="272727" w:themeColor="text1" w:themeTint="D8"/>
      <w:lang w:val="es-AR"/>
    </w:rPr>
  </w:style>
  <w:style w:type="paragraph" w:styleId="Title">
    <w:name w:val="Title"/>
    <w:basedOn w:val="Normal"/>
    <w:next w:val="Normal"/>
    <w:link w:val="TitleChar"/>
    <w:uiPriority w:val="10"/>
    <w:qFormat/>
    <w:rsid w:val="00263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B49"/>
    <w:rPr>
      <w:rFonts w:asciiTheme="majorHAnsi" w:eastAsiaTheme="majorEastAsia" w:hAnsiTheme="majorHAnsi" w:cstheme="majorBidi"/>
      <w:spacing w:val="-10"/>
      <w:kern w:val="28"/>
      <w:sz w:val="56"/>
      <w:szCs w:val="56"/>
      <w:lang w:val="es-AR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B49"/>
    <w:rPr>
      <w:rFonts w:eastAsiaTheme="majorEastAsia" w:cstheme="majorBidi"/>
      <w:color w:val="595959" w:themeColor="text1" w:themeTint="A6"/>
      <w:spacing w:val="15"/>
      <w:sz w:val="28"/>
      <w:szCs w:val="28"/>
      <w:lang w:val="es-AR"/>
    </w:rPr>
  </w:style>
  <w:style w:type="paragraph" w:styleId="Quote">
    <w:name w:val="Quote"/>
    <w:basedOn w:val="Normal"/>
    <w:next w:val="Normal"/>
    <w:link w:val="QuoteChar"/>
    <w:uiPriority w:val="29"/>
    <w:qFormat/>
    <w:rsid w:val="00263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B49"/>
    <w:rPr>
      <w:i/>
      <w:iCs/>
      <w:color w:val="404040" w:themeColor="text1" w:themeTint="BF"/>
      <w:lang w:val="es-AR"/>
    </w:rPr>
  </w:style>
  <w:style w:type="paragraph" w:styleId="ListParagraph">
    <w:name w:val="List Paragraph"/>
    <w:basedOn w:val="Normal"/>
    <w:uiPriority w:val="34"/>
    <w:qFormat/>
    <w:rsid w:val="00263B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B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B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B49"/>
    <w:rPr>
      <w:i/>
      <w:iCs/>
      <w:color w:val="0F4761" w:themeColor="accent1" w:themeShade="BF"/>
      <w:lang w:val="es-AR"/>
    </w:rPr>
  </w:style>
  <w:style w:type="character" w:styleId="IntenseReference">
    <w:name w:val="Intense Reference"/>
    <w:basedOn w:val="DefaultParagraphFont"/>
    <w:uiPriority w:val="32"/>
    <w:qFormat/>
    <w:rsid w:val="00263B49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263B49"/>
    <w:pPr>
      <w:spacing w:after="0" w:line="240" w:lineRule="auto"/>
    </w:pPr>
    <w:rPr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3234</TotalTime>
  <Pages>4</Pages>
  <Words>674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Leiro</dc:creator>
  <cp:keywords/>
  <dc:description/>
  <cp:lastModifiedBy>Ricardo Leiro</cp:lastModifiedBy>
  <cp:revision>5</cp:revision>
  <dcterms:created xsi:type="dcterms:W3CDTF">2026-08-15T17:47:00Z</dcterms:created>
  <dcterms:modified xsi:type="dcterms:W3CDTF">2026-08-17T23:41:00Z</dcterms:modified>
</cp:coreProperties>
</file>